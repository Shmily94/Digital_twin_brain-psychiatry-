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5157" w:rsidRDefault="004D5D8C">
      <w:ins w:id="0" w:author="Yunman" w:date="2026-02-07T07:25:00Z">
        <w:r w:rsidRPr="00923574">
          <w:rPr>
            <w:rFonts w:ascii="Optima" w:eastAsiaTheme="minorHAnsi" w:hAnsi="Optima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617930AF" wp14:editId="014D99D2">
                  <wp:simplePos x="0" y="0"/>
                  <wp:positionH relativeFrom="column">
                    <wp:posOffset>1315329</wp:posOffset>
                  </wp:positionH>
                  <wp:positionV relativeFrom="paragraph">
                    <wp:posOffset>4149969</wp:posOffset>
                  </wp:positionV>
                  <wp:extent cx="2935111" cy="403828"/>
                  <wp:effectExtent l="0" t="0" r="0" b="0"/>
                  <wp:wrapNone/>
                  <wp:docPr id="608182663" name="矩形 3967"/>
                  <wp:cNvGraphicFramePr xmlns:a="http://schemas.openxmlformats.org/drawingml/2006/main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935111" cy="4038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5D8C" w:rsidRPr="00B534A2" w:rsidRDefault="004D5D8C" w:rsidP="004D5D8C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f>
                                    <m:fPr>
                                      <m:ctrlPr>
                                        <w:ins w:id="1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fPr>
                                    <m:num>
                                      <m:r>
                                        <w:ins w:id="2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d</m:t>
                                        </w:ins>
                                      </m:r>
                                      <m:sSub>
                                        <m:sSubPr>
                                          <m:ctrlPr>
                                            <w:ins w:id="3" w:author="Yunman" w:date="2026-02-08T13:27:00Z" w16du:dateUtc="2026-02-08T13:27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4" w:author="Yunman" w:date="2026-02-08T13:27:00Z" w16du:dateUtc="2026-02-08T13:27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j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5" w:author="Yunman" w:date="2026-02-08T13:27:00Z" w16du:dateUtc="2026-02-08T13:27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u,i</m:t>
                                            </w:ins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ins w:id="6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dt</m:t>
                                        </w:ins>
                                      </m:r>
                                    </m:den>
                                  </m:f>
                                  <m:sSubSup>
                                    <m:sSubSupPr>
                                      <m:ctrlPr>
                                        <w:del w:id="7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del>
                                      </m:ctrlPr>
                                    </m:sSub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del w:id="8" w:author="Yunman" w:date="2026-02-08T13:27:00Z" w16du:dateUtc="2026-02-08T13:27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accPr>
                                        <m:e>
                                          <m:r>
                                            <w:del w:id="9" w:author="Yunman" w:date="2026-02-08T13:27:00Z" w16du:dateUtc="2026-02-08T13:27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s</m:t>
                                            </w:del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del w:id="10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j</m:t>
                                        </w:del>
                                      </m:r>
                                    </m:sub>
                                    <m:sup>
                                      <m:r>
                                        <w:del w:id="11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u</m:t>
                                        </w:del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=-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ins w:id="12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13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J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14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u,i</m:t>
                                            </w:ins>
                                          </m:r>
                                        </m:sub>
                                      </m:sSub>
                                      <m:sSubSup>
                                        <m:sSubSupPr>
                                          <m:ctrlPr>
                                            <w:del w:id="15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sSubSupPr>
                                        <m:e>
                                          <m:r>
                                            <w:del w:id="16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s</m:t>
                                            </w:del>
                                          </m:r>
                                        </m:e>
                                        <m:sub>
                                          <m:r>
                                            <w:del w:id="17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j</m:t>
                                            </w:del>
                                          </m:r>
                                        </m:sub>
                                        <m:sup>
                                          <m:r>
                                            <w:del w:id="18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</m:t>
                                            </w:del>
                                          </m:r>
                                        </m:sup>
                                      </m:sSubSup>
                                    </m:num>
                                    <m:den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τ</m:t>
                                          </m:r>
                                        </m:e>
                                        <m:sub>
                                          <m:r>
                                            <w:ins w:id="19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i</m:t>
                                            </w:ins>
                                          </m:r>
                                          <m:r>
                                            <w:del w:id="20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j</m:t>
                                            </w:del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u</m:t>
                                          </m:r>
                                        </m:sup>
                                      </m:sSubSup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sup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k</m:t>
                                      </m:r>
                                      <m:r>
                                        <w:ins w:id="21" w:author="Yunman" w:date="2026-02-08T13:29:00Z" w16du:dateUtc="2026-02-08T13:29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j</m:t>
                                        </w:ins>
                                      </m:r>
                                    </m:sub>
                                    <m:sup/>
                                    <m:e>
                                      <m:sSubSup>
                                        <m:sSubSupPr>
                                          <m:ctrlPr>
                                            <w:ins w:id="22" w:author="Yunman" w:date="2026-02-08T13:29:00Z" w16du:dateUtc="2026-02-08T13:29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SupPr>
                                        <m:e>
                                          <m:r>
                                            <w:ins w:id="23" w:author="Yunman" w:date="2026-02-08T13:29:00Z" w16du:dateUtc="2026-02-08T13:29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w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24" w:author="Yunman" w:date="2026-02-08T13:29:00Z" w16du:dateUtc="2026-02-08T13:29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i,j</m:t>
                                            </w:ins>
                                          </m:r>
                                        </m:sub>
                                        <m:sup>
                                          <m:r>
                                            <w:ins w:id="25" w:author="Yunman" w:date="2026-02-08T13:29:00Z" w16du:dateUtc="2026-02-08T13:29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</m:t>
                                            </w:ins>
                                          </m:r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δ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t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-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  <m:t>t</m:t>
                                              </m:r>
                                            </m:e>
                                            <m:sub>
                                              <m:r>
                                                <w:del w:id="26" w:author="Yunman" w:date="2026-02-08T13:29:00Z" w16du:dateUtc="2026-02-08T13:29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j</m:t>
                                                </w:del>
                                              </m:r>
                                              <m:r>
                                                <w:del w:id="27" w:author="Yunman" w:date="2026-02-08T13:29:00Z" w16du:dateUtc="2026-02-08T13:29:00Z"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,</m:t>
                                                </w:del>
                                              </m:r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  <m:t>k</m:t>
                                              </m:r>
                                            </m:sub>
                                            <m:sup>
                                              <m:r>
                                                <w:ins w:id="28" w:author="Yunman" w:date="2026-02-08T13:29:00Z" w16du:dateUtc="2026-02-08T13:29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j</m:t>
                                                </w:ins>
                                              </m:r>
                                              <m:r>
                                                <w:del w:id="29" w:author="Yunman" w:date="2026-02-08T13:29:00Z" w16du:dateUtc="2026-02-08T13:29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u</m:t>
                                                </w:del>
                                              </m:r>
                                            </m:sup>
                                          </m:sSubSup>
                                        </m:e>
                                      </m:d>
                                    </m:e>
                                  </m:nary>
                                  <m:r>
                                    <w:del w:id="30" w:author="Yunman" w:date="2026-02-08T13:30:00Z" w16du:dateUtc="2026-02-08T13:30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, u=AMPA,</m:t>
                                    </w:del>
                                  </m:r>
                                  <m:r>
                                    <w:del w:id="31" w:author="Yunman" w:date="2026-02-08T13:30:00Z" w16du:dateUtc="2026-02-08T13:30:00Z"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 </m:t>
                                    </w:del>
                                  </m:r>
                                  <m:r>
                                    <w:del w:id="32" w:author="Yunman" w:date="2026-02-08T13:30:00Z" w16du:dateUtc="2026-02-08T13:30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GABA</m:t>
                                    </w:del>
                                  </m:r>
                                  <m:r>
                                    <w:del w:id="33" w:author="Yunman" w:date="2026-02-08T13:30:00Z" w16du:dateUtc="2026-02-08T13:30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position w:val="-4"/>
                                        <w:sz w:val="22"/>
                                        <w:szCs w:val="22"/>
                                        <w:vertAlign w:val="subscript"/>
                                      </w:rPr>
                                      <m:t>A</m:t>
                                    </w:del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617930AF" id="矩形 3967" o:spid="_x0000_s1026" style="position:absolute;margin-left:103.55pt;margin-top:326.75pt;width:231.1pt;height:31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" filled="f" stroked="f">
                  <v:textbox style="mso-fit-shape-to-text:t">
                    <w:txbxContent>
                      <w:p w:rsidR="004D5D8C" w:rsidRPr="00B534A2" w:rsidRDefault="004D5D8C" w:rsidP="004D5D8C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f>
                              <m:fPr>
                                <m:ctrlPr>
                                  <w:ins w:id="34" w:author="Yunman" w:date="2026-02-08T13:27:00Z" w16du:dateUtc="2026-02-08T13:27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fPr>
                              <m:num>
                                <m:r>
                                  <w:ins w:id="35" w:author="Yunman" w:date="2026-02-08T13:27:00Z" w16du:dateUtc="2026-02-08T13:27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d</m:t>
                                  </w:ins>
                                </m:r>
                                <m:sSub>
                                  <m:sSubPr>
                                    <m:ctrlPr>
                                      <w:ins w:id="36" w:author="Yunman" w:date="2026-02-08T13:27:00Z" w16du:dateUtc="2026-02-08T13:27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37" w:author="Yunman" w:date="2026-02-08T13:27:00Z" w16du:dateUtc="2026-02-08T13:27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j</m:t>
                                      </w:ins>
                                    </m:r>
                                  </m:e>
                                  <m:sub>
                                    <m:r>
                                      <w:ins w:id="38" w:author="Yunman" w:date="2026-02-08T13:27:00Z" w16du:dateUtc="2026-02-08T13:27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u,i</m:t>
                                      </w:ins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ins w:id="39" w:author="Yunman" w:date="2026-02-08T13:27:00Z" w16du:dateUtc="2026-02-08T13:27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dt</m:t>
                                  </w:ins>
                                </m:r>
                              </m:den>
                            </m:f>
                            <m:sSubSup>
                              <m:sSubSupPr>
                                <m:ctrlPr>
                                  <w:del w:id="40" w:author="Yunman" w:date="2026-02-08T13:27:00Z" w16du:dateUtc="2026-02-08T13:27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del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del w:id="41" w:author="Yunman" w:date="2026-02-08T13:27:00Z" w16du:dateUtc="2026-02-08T13:27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accPr>
                                  <m:e>
                                    <m:r>
                                      <w:del w:id="42" w:author="Yunman" w:date="2026-02-08T13:27:00Z" w16du:dateUtc="2026-02-08T13:27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s</m:t>
                                      </w:del>
                                    </m:r>
                                  </m:e>
                                </m:acc>
                              </m:e>
                              <m:sub>
                                <m:r>
                                  <w:del w:id="43" w:author="Yunman" w:date="2026-02-08T13:27:00Z" w16du:dateUtc="2026-02-08T13:27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j</m:t>
                                  </w:del>
                                </m:r>
                              </m:sub>
                              <m:sup>
                                <m:r>
                                  <w:del w:id="44" w:author="Yunman" w:date="2026-02-08T13:27:00Z" w16du:dateUtc="2026-02-08T13:27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u</m:t>
                                  </w:del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=-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ins w:id="45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46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J</m:t>
                                      </w:ins>
                                    </m:r>
                                  </m:e>
                                  <m:sub>
                                    <m:r>
                                      <w:ins w:id="47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u,i</m:t>
                                      </w:ins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del w:id="48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sSubSupPr>
                                  <m:e>
                                    <m:r>
                                      <w:del w:id="49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s</m:t>
                                      </w:del>
                                    </m:r>
                                  </m:e>
                                  <m:sub>
                                    <m:r>
                                      <w:del w:id="50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j</m:t>
                                      </w:del>
                                    </m:r>
                                  </m:sub>
                                  <m:sup>
                                    <m:r>
                                      <w:del w:id="51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w:del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τ</m:t>
                                    </m:r>
                                  </m:e>
                                  <m:sub>
                                    <m:r>
                                      <w:ins w:id="52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w:ins>
                                    </m:r>
                                    <m:r>
                                      <w:del w:id="53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j</m:t>
                                      </w:del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u</m:t>
                                    </m:r>
                                  </m:sup>
                                </m:sSubSup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+</m:t>
                            </m:r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k</m:t>
                                </m:r>
                                <m:r>
                                  <w:ins w:id="54" w:author="Yunman" w:date="2026-02-08T13:29:00Z" w16du:dateUtc="2026-02-08T13:29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j</m:t>
                                  </w:ins>
                                </m:r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ins w:id="55" w:author="Yunman" w:date="2026-02-08T13:29:00Z" w16du:dateUtc="2026-02-08T13:29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SupPr>
                                  <m:e>
                                    <m:r>
                                      <w:ins w:id="56" w:author="Yunman" w:date="2026-02-08T13:29:00Z" w16du:dateUtc="2026-02-08T13:29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w</m:t>
                                      </w:ins>
                                    </m:r>
                                  </m:e>
                                  <m:sub>
                                    <m:r>
                                      <w:ins w:id="57" w:author="Yunman" w:date="2026-02-08T13:29:00Z" w16du:dateUtc="2026-02-08T13:29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i,j</m:t>
                                      </w:ins>
                                    </m:r>
                                  </m:sub>
                                  <m:sup>
                                    <m:r>
                                      <w:ins w:id="58" w:author="Yunman" w:date="2026-02-08T13:29:00Z" w16du:dateUtc="2026-02-08T13:29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w:ins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δ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t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del w:id="59" w:author="Yunman" w:date="2026-02-08T13:29:00Z" w16du:dateUtc="2026-02-08T13:29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w:del>
                                        </m:r>
                                        <m:r>
                                          <w:del w:id="60" w:author="Yunman" w:date="2026-02-08T13:29:00Z" w16du:dateUtc="2026-02-08T13:29:00Z"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,</m:t>
                                          </w:del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k</m:t>
                                        </m:r>
                                      </m:sub>
                                      <m:sup>
                                        <m:r>
                                          <w:ins w:id="61" w:author="Yunman" w:date="2026-02-08T13:29:00Z" w16du:dateUtc="2026-02-08T13:29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w:ins>
                                        </m:r>
                                        <m:r>
                                          <w:del w:id="62" w:author="Yunman" w:date="2026-02-08T13:29:00Z" w16du:dateUtc="2026-02-08T13:29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u</m:t>
                                          </w:del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nary>
                            <m:r>
                              <w:del w:id="63" w:author="Yunman" w:date="2026-02-08T13:30:00Z" w16du:dateUtc="2026-02-08T13:30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, u=AMPA,</m:t>
                              </w:del>
                            </m:r>
                            <m:r>
                              <w:del w:id="64" w:author="Yunman" w:date="2026-02-08T13:30:00Z" w16du:dateUtc="2026-02-08T13:30:00Z"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 </m:t>
                              </w:del>
                            </m:r>
                            <m:r>
                              <w:del w:id="65" w:author="Yunman" w:date="2026-02-08T13:30:00Z" w16du:dateUtc="2026-02-08T13:30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GABA</m:t>
                              </w:del>
                            </m:r>
                            <m:r>
                              <w:del w:id="66" w:author="Yunman" w:date="2026-02-08T13:30:00Z" w16du:dateUtc="2026-02-08T13:30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position w:val="-4"/>
                                  <w:sz w:val="22"/>
                                  <w:szCs w:val="22"/>
                                  <w:vertAlign w:val="subscript"/>
                                </w:rPr>
                                <m:t>A</m:t>
                              </w:del>
                            </m:r>
                          </m:oMath>
                        </m:oMathPara>
                      </w:p>
                    </w:txbxContent>
                  </v:textbox>
                </v:rect>
              </w:pict>
            </mc:Fallback>
          </mc:AlternateContent>
        </w:r>
        <w:r w:rsidRPr="00923574">
          <w:rPr>
            <w:rFonts w:ascii="Optima" w:eastAsiaTheme="minorHAnsi" w:hAnsi="Optima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8677F41" wp14:editId="1589D02F">
                  <wp:simplePos x="0" y="0"/>
                  <wp:positionH relativeFrom="column">
                    <wp:posOffset>1460500</wp:posOffset>
                  </wp:positionH>
                  <wp:positionV relativeFrom="paragraph">
                    <wp:posOffset>2834640</wp:posOffset>
                  </wp:positionV>
                  <wp:extent cx="1435393" cy="405111"/>
                  <wp:effectExtent l="0" t="0" r="0" b="0"/>
                  <wp:wrapNone/>
                  <wp:docPr id="1491287114" name="矩形 3965"/>
                  <wp:cNvGraphicFramePr xmlns:a="http://schemas.openxmlformats.org/drawingml/2006/main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5393" cy="40511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5D8C" w:rsidRPr="00B534A2" w:rsidRDefault="004D5D8C" w:rsidP="004D5D8C">
                              <w:pPr>
                                <w:jc w:val="center"/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,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=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,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  <m:sSub>
                                    <m:sSubPr>
                                      <m:ctrlPr>
                                        <w:ins w:id="67" w:author="Yunman" w:date="2026-02-08T13:22:00Z" w16du:dateUtc="2026-02-08T13:22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ins w:id="68" w:author="Yunman" w:date="2026-02-08T13:22:00Z" w16du:dateUtc="2026-02-08T13:22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J</m:t>
                                        </w:ins>
                                      </m:r>
                                    </m:e>
                                    <m:sub>
                                      <m:r>
                                        <w:ins w:id="69" w:author="Yunman" w:date="2026-02-08T13:22:00Z" w16du:dateUtc="2026-02-08T13:22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u,</m:t>
                                        </w:ins>
                                      </m:r>
                                      <m:r>
                                        <w:ins w:id="70" w:author="Yunman" w:date="2026-02-08T13:23:00Z" w16du:dateUtc="2026-02-08T13:23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i</m:t>
                                        </w:ins>
                                      </m:r>
                                    </m:sub>
                                  </m:sSub>
                                  <m:nary>
                                    <m:naryPr>
                                      <m:chr m:val="∑"/>
                                      <m:limLoc m:val="undOvr"/>
                                      <m:supHide m:val="1"/>
                                      <m:ctrlPr>
                                        <w:del w:id="71" w:author="Yunman" w:date="2026-02-08T13:22:00Z" w16du:dateUtc="2026-02-08T13:22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del>
                                      </m:ctrlPr>
                                    </m:naryPr>
                                    <m:sub>
                                      <m:r>
                                        <w:del w:id="72" w:author="Yunman" w:date="2026-02-08T13:22:00Z" w16du:dateUtc="2026-02-08T13:22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j</m:t>
                                        </w:del>
                                      </m:r>
                                    </m:sub>
                                    <m:sup/>
                                    <m:e>
                                      <m:sSubSup>
                                        <m:sSubSupPr>
                                          <m:ctrlPr>
                                            <w:del w:id="73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sSubSupPr>
                                        <m:e>
                                          <m:r>
                                            <w:del w:id="74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w</m:t>
                                            </w:del>
                                          </m:r>
                                        </m:e>
                                        <m:sub>
                                          <m:r>
                                            <w:del w:id="75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ij</m:t>
                                            </w:del>
                                          </m:r>
                                        </m:sub>
                                        <m:sup>
                                          <m:r>
                                            <w:del w:id="76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</m:t>
                                            </w:del>
                                          </m:r>
                                        </m:sup>
                                      </m:sSubSup>
                                      <m:sSubSup>
                                        <m:sSubSupPr>
                                          <m:ctrlPr>
                                            <w:del w:id="77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sSubSupPr>
                                        <m:e>
                                          <m:r>
                                            <w:del w:id="78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s</m:t>
                                            </w:del>
                                          </m:r>
                                        </m:e>
                                        <m:sub>
                                          <m:r>
                                            <w:del w:id="79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j</m:t>
                                            </w:del>
                                          </m:r>
                                        </m:sub>
                                        <m:sup>
                                          <m:r>
                                            <w:del w:id="80" w:author="Yunman" w:date="2026-02-08T13:22:00Z" w16du:dateUtc="2026-02-08T13:2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</m:t>
                                            </w:del>
                                          </m:r>
                                        </m:sup>
                                      </m:sSubSup>
                                    </m:e>
                                  </m:nary>
                                </m:oMath>
                              </m:oMathPara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58677F41" id="矩形 3965" o:spid="_x0000_s1027" style="position:absolute;margin-left:115pt;margin-top:223.2pt;width:113pt;height:31.9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" filled="f" stroked="f">
                  <v:textbox style="mso-fit-shape-to-text:t">
                    <w:txbxContent>
                      <w:p w:rsidR="004D5D8C" w:rsidRPr="00B534A2" w:rsidRDefault="004D5D8C" w:rsidP="004D5D8C">
                        <w:pPr>
                          <w:jc w:val="center"/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u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=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u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u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ins w:id="81" w:author="Yunman" w:date="2026-02-08T13:22:00Z" w16du:dateUtc="2026-02-08T13:22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ins w:id="82" w:author="Yunman" w:date="2026-02-08T13:22:00Z" w16du:dateUtc="2026-02-08T13:22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J</m:t>
                                  </w:ins>
                                </m:r>
                              </m:e>
                              <m:sub>
                                <m:r>
                                  <w:ins w:id="83" w:author="Yunman" w:date="2026-02-08T13:22:00Z" w16du:dateUtc="2026-02-08T13:22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u,</m:t>
                                  </w:ins>
                                </m:r>
                                <m:r>
                                  <w:ins w:id="84" w:author="Yunman" w:date="2026-02-08T13:23:00Z" w16du:dateUtc="2026-02-08T13:23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i</m:t>
                                  </w:ins>
                                </m:r>
                              </m:sub>
                            </m:sSub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del w:id="85" w:author="Yunman" w:date="2026-02-08T13:22:00Z" w16du:dateUtc="2026-02-08T13:22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del>
                                </m:ctrlPr>
                              </m:naryPr>
                              <m:sub>
                                <m:r>
                                  <w:del w:id="86" w:author="Yunman" w:date="2026-02-08T13:22:00Z" w16du:dateUtc="2026-02-08T13:22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j</m:t>
                                  </w:del>
                                </m:r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del w:id="87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sSubSupPr>
                                  <m:e>
                                    <m:r>
                                      <w:del w:id="88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w</m:t>
                                      </w:del>
                                    </m:r>
                                  </m:e>
                                  <m:sub>
                                    <m:r>
                                      <w:del w:id="89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ij</m:t>
                                      </w:del>
                                    </m:r>
                                  </m:sub>
                                  <m:sup>
                                    <m:r>
                                      <w:del w:id="90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w:del>
                                    </m:r>
                                  </m:sup>
                                </m:sSubSup>
                                <m:sSubSup>
                                  <m:sSubSupPr>
                                    <m:ctrlPr>
                                      <w:del w:id="91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sSubSupPr>
                                  <m:e>
                                    <m:r>
                                      <w:del w:id="92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s</m:t>
                                      </w:del>
                                    </m:r>
                                  </m:e>
                                  <m:sub>
                                    <m:r>
                                      <w:del w:id="93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j</m:t>
                                      </w:del>
                                    </m:r>
                                  </m:sub>
                                  <m:sup>
                                    <m:r>
                                      <w:del w:id="94" w:author="Yunman" w:date="2026-02-08T13:22:00Z" w16du:dateUtc="2026-02-08T13:2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w:del>
                                    </m:r>
                                  </m:sup>
                                </m:sSubSup>
                              </m:e>
                            </m:nary>
                          </m:oMath>
                        </m:oMathPara>
                      </w:p>
                    </w:txbxContent>
                  </v:textbox>
                </v:rect>
              </w:pict>
            </mc:Fallback>
          </mc:AlternateContent>
        </w:r>
      </w:ins>
      <w:ins w:id="95" w:author="Yunman" w:date="2026-02-08T13:31:00Z" w16du:dateUtc="2026-02-08T13:31:00Z">
        <w:r w:rsidRPr="00CC1B4D">
          <w:rPr>
            <w:rFonts w:ascii="Optima" w:eastAsiaTheme="minorHAnsi" w:hAnsi="Optima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1B9FDCD" wp14:editId="174A6B21">
                  <wp:simplePos x="0" y="0"/>
                  <wp:positionH relativeFrom="column">
                    <wp:posOffset>964076</wp:posOffset>
                  </wp:positionH>
                  <wp:positionV relativeFrom="paragraph">
                    <wp:posOffset>1399735</wp:posOffset>
                  </wp:positionV>
                  <wp:extent cx="2935111" cy="403828"/>
                  <wp:effectExtent l="0" t="0" r="0" b="0"/>
                  <wp:wrapNone/>
                  <wp:docPr id="1026275002" name="矩形 3967"/>
                  <wp:cNvGraphicFramePr xmlns:a="http://schemas.openxmlformats.org/drawingml/2006/main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935111" cy="4038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5D8C" w:rsidRPr="00B534A2" w:rsidRDefault="004D5D8C" w:rsidP="004D5D8C">
                              <w:pPr>
                                <w:rPr>
                                  <w:rFonts w:ascii="Optima" w:hAnsi="Optima"/>
                                  <w:i/>
                                  <w:iCs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ins w:id="96" w:author="Yunman" w:date="2026-02-08T13:32:00Z" w16du:dateUtc="2026-02-08T13:32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ins w:id="97" w:author="Yunman" w:date="2026-02-08T13:32:00Z" w16du:dateUtc="2026-02-08T13:32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τ</m:t>
                                        </w:ins>
                                      </m:r>
                                    </m:e>
                                    <m:sub>
                                      <m:r>
                                        <w:ins w:id="98" w:author="Yunman" w:date="2026-02-08T13:32:00Z" w16du:dateUtc="2026-02-08T13:32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bg</m:t>
                                        </w:ins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ins w:id="99" w:author="Yunman" w:date="2026-02-08T13:33:00Z" w16du:dateUtc="2026-02-08T13:33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ins w:id="100" w:author="Yunman" w:date="2026-02-08T13:33:00Z" w16du:dateUtc="2026-02-08T13:33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dl</m:t>
                                        </w:ins>
                                      </m:r>
                                    </m:e>
                                    <m:sub>
                                      <m:r>
                                        <w:ins w:id="101" w:author="Yunman" w:date="2026-02-08T13:33:00Z" w16du:dateUtc="2026-02-08T13:33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bg,i</m:t>
                                        </w:ins>
                                      </m:r>
                                    </m:sub>
                                  </m:sSub>
                                  <m:sSubSup>
                                    <m:sSubSupPr>
                                      <m:ctrlPr>
                                        <w:del w:id="102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del>
                                      </m:ctrlPr>
                                    </m:sSubSupPr>
                                    <m:e>
                                      <m:acc>
                                        <m:accPr>
                                          <m:chr m:val="̇"/>
                                          <m:ctrlPr>
                                            <w:del w:id="103" w:author="Yunman" w:date="2026-02-08T13:27:00Z" w16du:dateUtc="2026-02-08T13:27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accPr>
                                        <m:e>
                                          <m:r>
                                            <w:del w:id="104" w:author="Yunman" w:date="2026-02-08T13:27:00Z" w16du:dateUtc="2026-02-08T13:27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s</m:t>
                                            </w:del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del w:id="105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j</m:t>
                                        </w:del>
                                      </m:r>
                                    </m:sub>
                                    <m:sup>
                                      <m:r>
                                        <w:del w:id="106" w:author="Yunman" w:date="2026-02-08T13:27:00Z" w16du:dateUtc="2026-02-08T13:27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u</m:t>
                                        </w:del>
                                      </m:r>
                                    </m:sup>
                                  </m:sSub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=</m:t>
                                  </m:r>
                                  <m:d>
                                    <m:dPr>
                                      <m:ctrlPr>
                                        <w:ins w:id="107" w:author="Yunman" w:date="2026-02-08T13:33:00Z" w16du:dateUtc="2026-02-08T13:33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ins w:id="108" w:author="Yunman" w:date="2026-02-08T13:33:00Z" w16du:dateUtc="2026-02-08T13:33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109" w:author="Yunman" w:date="2026-02-08T13:33:00Z" w16du:dateUtc="2026-02-08T13:33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μ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110" w:author="Yunman" w:date="2026-02-08T13:33:00Z" w16du:dateUtc="2026-02-08T13:33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bg</m:t>
                                            </w:ins>
                                          </m:r>
                                        </m:sub>
                                      </m:sSub>
                                      <m:r>
                                        <w:ins w:id="111" w:author="Yunman" w:date="2026-02-08T13:33:00Z" w16du:dateUtc="2026-02-08T13:33:00Z"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-</m:t>
                                        </w:ins>
                                      </m:r>
                                      <m:sSub>
                                        <m:sSubPr>
                                          <m:ctrlPr>
                                            <w:ins w:id="112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113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I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114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bg,i</m:t>
                                            </w:ins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ins w:id="115" w:author="Yunman" w:date="2026-02-08T13:34:00Z" w16du:dateUtc="2026-02-08T13:34:00Z"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dt+</m:t>
                                    </w:ins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ins w:id="116" w:author="Yunman" w:date="2026-02-08T13:42:00Z" w16du:dateUtc="2026-02-08T13:42:00Z"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radPr>
                                    <m:deg/>
                                    <m:e>
                                      <m:r>
                                        <w:ins w:id="117" w:author="Yunman" w:date="2026-02-08T13:42:00Z" w16du:dateUtc="2026-02-08T13:42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w:ins>
                                      </m:r>
                                      <m:sSub>
                                        <m:sSubPr>
                                          <m:ctrlPr>
                                            <w:ins w:id="118" w:author="Yunman" w:date="2026-02-08T13:42:00Z" w16du:dateUtc="2026-02-08T13:42:00Z"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119" w:author="Yunman" w:date="2026-02-08T13:42:00Z" w16du:dateUtc="2026-02-08T13:4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σ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120" w:author="Yunman" w:date="2026-02-08T13:42:00Z" w16du:dateUtc="2026-02-08T13:4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bg</m:t>
                                            </w:ins>
                                          </m:r>
                                        </m:sub>
                                      </m:sSub>
                                    </m:e>
                                  </m:rad>
                                  <m:r>
                                    <w:del w:id="121" w:author="Yunman" w:date="2026-02-08T13:34:00Z" w16du:dateUtc="2026-02-08T13:34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-</m:t>
                                    </w:del>
                                  </m:r>
                                  <m:f>
                                    <m:fPr>
                                      <m:ctrlPr>
                                        <w:del w:id="122" w:author="Yunman" w:date="2026-02-08T13:34:00Z" w16du:dateUtc="2026-02-08T13:34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del>
                                      </m:ctrlPr>
                                    </m:fPr>
                                    <m:num>
                                      <m:sSubSup>
                                        <m:sSubSupPr>
                                          <m:ctrlPr>
                                            <w:del w:id="123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sSubSupPr>
                                        <m:e>
                                          <m:r>
                                            <w:del w:id="124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s</m:t>
                                            </w:del>
                                          </m:r>
                                        </m:e>
                                        <m:sub>
                                          <m:r>
                                            <w:del w:id="125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j</m:t>
                                            </w:del>
                                          </m:r>
                                        </m:sub>
                                        <m:sup>
                                          <m:r>
                                            <w:del w:id="126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</m:t>
                                            </w:del>
                                          </m:r>
                                        </m:sup>
                                      </m:sSubSup>
                                    </m:num>
                                    <m:den>
                                      <m:sSubSup>
                                        <m:sSubSupPr>
                                          <m:ctrlPr>
                                            <w:del w:id="127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sSubSupPr>
                                        <m:e>
                                          <m:r>
                                            <w:del w:id="128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τ</m:t>
                                            </w:del>
                                          </m:r>
                                        </m:e>
                                        <m:sub>
                                          <m:r>
                                            <w:del w:id="129" w:author="Yunman" w:date="2026-02-08T13:28:00Z" w16du:dateUtc="2026-02-08T13:28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j</m:t>
                                            </w:del>
                                          </m:r>
                                        </m:sub>
                                        <m:sup>
                                          <m:r>
                                            <w:del w:id="130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u</m:t>
                                            </w:del>
                                          </m:r>
                                        </m:sup>
                                      </m:sSubSup>
                                    </m:den>
                                  </m:f>
                                  <m:r>
                                    <w:del w:id="131" w:author="Yunman" w:date="2026-02-08T13:34:00Z" w16du:dateUtc="2026-02-08T13:34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+</m:t>
                                    </w:del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supHide m:val="1"/>
                                      <m:ctrlPr>
                                        <w:del w:id="132" w:author="Yunman" w:date="2026-02-08T13:34:00Z" w16du:dateUtc="2026-02-08T13:34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del>
                                      </m:ctrlPr>
                                    </m:naryPr>
                                    <m:sub>
                                      <m:r>
                                        <w:del w:id="133" w:author="Yunman" w:date="2026-02-08T13:34:00Z" w16du:dateUtc="2026-02-08T13:34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k</m:t>
                                        </w:del>
                                      </m:r>
                                    </m:sub>
                                    <m:sup/>
                                    <m:e>
                                      <m:sSub>
                                        <m:sSubPr>
                                          <m:ctrlPr>
                                            <w:ins w:id="134" w:author="Yunman" w:date="2026-02-08T13:43:00Z" w16du:dateUtc="2026-02-08T13:43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135" w:author="Yunman" w:date="2026-02-08T13:43:00Z" w16du:dateUtc="2026-02-08T13:43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dW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136" w:author="Yunman" w:date="2026-02-08T13:43:00Z" w16du:dateUtc="2026-02-08T13:43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i,t</m:t>
                                            </w:ins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ins w:id="137" w:author="Yunman" w:date="2026-02-08T13:42:00Z" w16du:dateUtc="2026-02-08T13:42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138" w:author="Yunman" w:date="2026-02-08T13:42:00Z" w16du:dateUtc="2026-02-08T13:4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σ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139" w:author="Yunman" w:date="2026-02-08T13:42:00Z" w16du:dateUtc="2026-02-08T13:42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bg</m:t>
                                            </w:ins>
                                          </m:r>
                                        </m:sub>
                                      </m:sSub>
                                      <m:r>
                                        <w:ins w:id="140" w:author="Yunman" w:date="2026-02-08T13:42:00Z" w16du:dateUtc="2026-02-08T13:42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 xml:space="preserve"> </m:t>
                                        </w:ins>
                                      </m:r>
                                      <m:r>
                                        <w:del w:id="141" w:author="Yunman" w:date="2026-02-08T13:34:00Z" w16du:dateUtc="2026-02-08T13:34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δ</m:t>
                                        </w:del>
                                      </m:r>
                                      <m:d>
                                        <m:dPr>
                                          <m:ctrlPr>
                                            <w:del w:id="142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dPr>
                                        <m:e>
                                          <m:r>
                                            <w:del w:id="143" w:author="Yunman" w:date="2026-02-08T13:34:00Z" w16du:dateUtc="2026-02-08T13:34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t</m:t>
                                            </w:del>
                                          </m:r>
                                          <m:r>
                                            <w:del w:id="144" w:author="Yunman" w:date="2026-02-08T13:34:00Z" w16du:dateUtc="2026-02-08T13:34:00Z"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-</m:t>
                                            </w:del>
                                          </m:r>
                                          <m:sSubSup>
                                            <m:sSubSupPr>
                                              <m:ctrlPr>
                                                <w:del w:id="145" w:author="Yunman" w:date="2026-02-08T13:34:00Z" w16du:dateUtc="2026-02-08T13:34:00Z"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</w:del>
                                              </m:ctrlPr>
                                            </m:sSubSupPr>
                                            <m:e>
                                              <m:r>
                                                <w:del w:id="146" w:author="Yunman" w:date="2026-02-08T13:34:00Z" w16du:dateUtc="2026-02-08T13:34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t</m:t>
                                                </w:del>
                                              </m:r>
                                            </m:e>
                                            <m:sub>
                                              <m:r>
                                                <w:del w:id="147" w:author="Yunman" w:date="2026-02-08T13:29:00Z" w16du:dateUtc="2026-02-08T13:29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j</m:t>
                                                </w:del>
                                              </m:r>
                                              <m:r>
                                                <w:del w:id="148" w:author="Yunman" w:date="2026-02-08T13:29:00Z" w16du:dateUtc="2026-02-08T13:29:00Z"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,</m:t>
                                                </w:del>
                                              </m:r>
                                              <m:r>
                                                <w:del w:id="149" w:author="Yunman" w:date="2026-02-08T13:34:00Z" w16du:dateUtc="2026-02-08T13:34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k</m:t>
                                                </w:del>
                                              </m:r>
                                            </m:sub>
                                            <m:sup>
                                              <m:r>
                                                <w:del w:id="150" w:author="Yunman" w:date="2026-02-08T13:29:00Z" w16du:dateUtc="2026-02-08T13:29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u</m:t>
                                                </w:del>
                                              </m:r>
                                            </m:sup>
                                          </m:sSubSup>
                                        </m:e>
                                      </m:d>
                                    </m:e>
                                  </m:nary>
                                  <m:r>
                                    <w:del w:id="151" w:author="Yunman" w:date="2026-02-08T13:30:00Z" w16du:dateUtc="2026-02-08T13:30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, u=AMPA,</m:t>
                                    </w:del>
                                  </m:r>
                                  <m:r>
                                    <w:del w:id="152" w:author="Yunman" w:date="2026-02-08T13:30:00Z" w16du:dateUtc="2026-02-08T13:30:00Z"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 </m:t>
                                    </w:del>
                                  </m:r>
                                  <m:r>
                                    <w:del w:id="153" w:author="Yunman" w:date="2026-02-08T13:30:00Z" w16du:dateUtc="2026-02-08T13:30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GABA</m:t>
                                    </w:del>
                                  </m:r>
                                  <m:r>
                                    <w:del w:id="154" w:author="Yunman" w:date="2026-02-08T13:30:00Z" w16du:dateUtc="2026-02-08T13:30:00Z"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position w:val="-4"/>
                                        <w:sz w:val="22"/>
                                        <w:szCs w:val="22"/>
                                        <w:vertAlign w:val="subscript"/>
                                      </w:rPr>
                                      <m:t>A</m:t>
                                    </w:del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41B9FDCD" id="_x0000_s1028" style="position:absolute;margin-left:75.9pt;margin-top:110.2pt;width:231.1pt;height:31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" filled="f" stroked="f">
                  <v:textbox style="mso-fit-shape-to-text:t">
                    <w:txbxContent>
                      <w:p w:rsidR="004D5D8C" w:rsidRPr="00B534A2" w:rsidRDefault="004D5D8C" w:rsidP="004D5D8C">
                        <w:pPr>
                          <w:rPr>
                            <w:rFonts w:ascii="Optima" w:hAnsi="Optima"/>
                            <w:i/>
                            <w:iCs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ins w:id="155" w:author="Yunman" w:date="2026-02-08T13:32:00Z" w16du:dateUtc="2026-02-08T13:32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ins w:id="156" w:author="Yunman" w:date="2026-02-08T13:32:00Z" w16du:dateUtc="2026-02-08T13:32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τ</m:t>
                                  </w:ins>
                                </m:r>
                              </m:e>
                              <m:sub>
                                <m:r>
                                  <w:ins w:id="157" w:author="Yunman" w:date="2026-02-08T13:32:00Z" w16du:dateUtc="2026-02-08T13:32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bg</m:t>
                                  </w:ins>
                                </m:r>
                              </m:sub>
                            </m:sSub>
                            <m:sSub>
                              <m:sSubPr>
                                <m:ctrlPr>
                                  <w:ins w:id="158" w:author="Yunman" w:date="2026-02-08T13:33:00Z" w16du:dateUtc="2026-02-08T13:33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ins w:id="159" w:author="Yunman" w:date="2026-02-08T13:33:00Z" w16du:dateUtc="2026-02-08T13:33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dl</m:t>
                                  </w:ins>
                                </m:r>
                              </m:e>
                              <m:sub>
                                <m:r>
                                  <w:ins w:id="160" w:author="Yunman" w:date="2026-02-08T13:33:00Z" w16du:dateUtc="2026-02-08T13:33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bg,i</m:t>
                                  </w:ins>
                                </m:r>
                              </m:sub>
                            </m:sSub>
                            <m:sSubSup>
                              <m:sSubSupPr>
                                <m:ctrlPr>
                                  <w:del w:id="161" w:author="Yunman" w:date="2026-02-08T13:27:00Z" w16du:dateUtc="2026-02-08T13:27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del>
                                </m:ctrlPr>
                              </m:sSubSupPr>
                              <m:e>
                                <m:acc>
                                  <m:accPr>
                                    <m:chr m:val="̇"/>
                                    <m:ctrlPr>
                                      <w:del w:id="162" w:author="Yunman" w:date="2026-02-08T13:27:00Z" w16du:dateUtc="2026-02-08T13:27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accPr>
                                  <m:e>
                                    <m:r>
                                      <w:del w:id="163" w:author="Yunman" w:date="2026-02-08T13:27:00Z" w16du:dateUtc="2026-02-08T13:27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s</m:t>
                                      </w:del>
                                    </m:r>
                                  </m:e>
                                </m:acc>
                              </m:e>
                              <m:sub>
                                <m:r>
                                  <w:del w:id="164" w:author="Yunman" w:date="2026-02-08T13:27:00Z" w16du:dateUtc="2026-02-08T13:27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j</m:t>
                                  </w:del>
                                </m:r>
                              </m:sub>
                              <m:sup>
                                <m:r>
                                  <w:del w:id="165" w:author="Yunman" w:date="2026-02-08T13:27:00Z" w16du:dateUtc="2026-02-08T13:27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u</m:t>
                                  </w:del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=</m:t>
                            </m:r>
                            <m:d>
                              <m:dPr>
                                <m:ctrlPr>
                                  <w:ins w:id="166" w:author="Yunman" w:date="2026-02-08T13:33:00Z" w16du:dateUtc="2026-02-08T13:33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ins w:id="167" w:author="Yunman" w:date="2026-02-08T13:33:00Z" w16du:dateUtc="2026-02-08T13:33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168" w:author="Yunman" w:date="2026-02-08T13:33:00Z" w16du:dateUtc="2026-02-08T13:33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μ</m:t>
                                      </w:ins>
                                    </m:r>
                                  </m:e>
                                  <m:sub>
                                    <m:r>
                                      <w:ins w:id="169" w:author="Yunman" w:date="2026-02-08T13:33:00Z" w16du:dateUtc="2026-02-08T13:33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bg</m:t>
                                      </w:ins>
                                    </m:r>
                                  </m:sub>
                                </m:sSub>
                                <m:r>
                                  <w:ins w:id="170" w:author="Yunman" w:date="2026-02-08T13:33:00Z" w16du:dateUtc="2026-02-08T13:33:00Z"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-</m:t>
                                  </w:ins>
                                </m:r>
                                <m:sSub>
                                  <m:sSubPr>
                                    <m:ctrlPr>
                                      <w:ins w:id="171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172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w:ins>
                                    </m:r>
                                  </m:e>
                                  <m:sub>
                                    <m:r>
                                      <w:ins w:id="173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bg,i</m:t>
                                      </w:ins>
                                    </m:r>
                                  </m:sub>
                                </m:sSub>
                              </m:e>
                            </m:d>
                            <m:r>
                              <w:ins w:id="174" w:author="Yunman" w:date="2026-02-08T13:34:00Z" w16du:dateUtc="2026-02-08T13:34:00Z"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dt+</m:t>
                              </w:ins>
                            </m:r>
                            <m:rad>
                              <m:radPr>
                                <m:degHide m:val="1"/>
                                <m:ctrlPr>
                                  <w:ins w:id="175" w:author="Yunman" w:date="2026-02-08T13:42:00Z" w16du:dateUtc="2026-02-08T13:42:00Z"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radPr>
                              <m:deg/>
                              <m:e>
                                <m:r>
                                  <w:ins w:id="176" w:author="Yunman" w:date="2026-02-08T13:42:00Z" w16du:dateUtc="2026-02-08T13:42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2</m:t>
                                  </w:ins>
                                </m:r>
                                <m:sSub>
                                  <m:sSubPr>
                                    <m:ctrlPr>
                                      <w:ins w:id="177" w:author="Yunman" w:date="2026-02-08T13:42:00Z" w16du:dateUtc="2026-02-08T13:42:00Z"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178" w:author="Yunman" w:date="2026-02-08T13:42:00Z" w16du:dateUtc="2026-02-08T13:4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σ</m:t>
                                      </w:ins>
                                    </m:r>
                                  </m:e>
                                  <m:sub>
                                    <m:r>
                                      <w:ins w:id="179" w:author="Yunman" w:date="2026-02-08T13:42:00Z" w16du:dateUtc="2026-02-08T13:4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bg</m:t>
                                      </w:ins>
                                    </m:r>
                                  </m:sub>
                                </m:sSub>
                              </m:e>
                            </m:rad>
                            <m:r>
                              <w:del w:id="180" w:author="Yunman" w:date="2026-02-08T13:34:00Z" w16du:dateUtc="2026-02-08T13:34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-</m:t>
                              </w:del>
                            </m:r>
                            <m:f>
                              <m:fPr>
                                <m:ctrlPr>
                                  <w:del w:id="181" w:author="Yunman" w:date="2026-02-08T13:34:00Z" w16du:dateUtc="2026-02-08T13:34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del>
                                </m:ctrlPr>
                              </m:fPr>
                              <m:num>
                                <m:sSubSup>
                                  <m:sSubSupPr>
                                    <m:ctrlPr>
                                      <w:del w:id="182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sSubSupPr>
                                  <m:e>
                                    <m:r>
                                      <w:del w:id="183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s</m:t>
                                      </w:del>
                                    </m:r>
                                  </m:e>
                                  <m:sub>
                                    <m:r>
                                      <w:del w:id="184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j</m:t>
                                      </w:del>
                                    </m:r>
                                  </m:sub>
                                  <m:sup>
                                    <m:r>
                                      <w:del w:id="185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w:del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sSubSupPr>
                                    <m:ctrlPr>
                                      <w:del w:id="186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sSubSupPr>
                                  <m:e>
                                    <m:r>
                                      <w:del w:id="187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τ</m:t>
                                      </w:del>
                                    </m:r>
                                  </m:e>
                                  <m:sub>
                                    <m:r>
                                      <w:del w:id="188" w:author="Yunman" w:date="2026-02-08T13:28:00Z" w16du:dateUtc="2026-02-08T13:28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j</m:t>
                                      </w:del>
                                    </m:r>
                                  </m:sub>
                                  <m:sup>
                                    <m:r>
                                      <w:del w:id="189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u</m:t>
                                      </w:del>
                                    </m:r>
                                  </m:sup>
                                </m:sSubSup>
                              </m:den>
                            </m:f>
                            <m:r>
                              <w:del w:id="190" w:author="Yunman" w:date="2026-02-08T13:34:00Z" w16du:dateUtc="2026-02-08T13:34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+</m:t>
                              </w:del>
                            </m:r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del w:id="191" w:author="Yunman" w:date="2026-02-08T13:34:00Z" w16du:dateUtc="2026-02-08T13:34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del>
                                </m:ctrlPr>
                              </m:naryPr>
                              <m:sub>
                                <m:r>
                                  <w:del w:id="192" w:author="Yunman" w:date="2026-02-08T13:34:00Z" w16du:dateUtc="2026-02-08T13:34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k</m:t>
                                  </w:del>
                                </m:r>
                              </m:sub>
                              <m:sup/>
                              <m:e>
                                <m:sSub>
                                  <m:sSubPr>
                                    <m:ctrlPr>
                                      <w:ins w:id="193" w:author="Yunman" w:date="2026-02-08T13:43:00Z" w16du:dateUtc="2026-02-08T13:43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194" w:author="Yunman" w:date="2026-02-08T13:43:00Z" w16du:dateUtc="2026-02-08T13:43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dW</m:t>
                                      </w:ins>
                                    </m:r>
                                  </m:e>
                                  <m:sub>
                                    <m:r>
                                      <w:ins w:id="195" w:author="Yunman" w:date="2026-02-08T13:43:00Z" w16du:dateUtc="2026-02-08T13:43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i,t</m:t>
                                      </w:ins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ins w:id="196" w:author="Yunman" w:date="2026-02-08T13:42:00Z" w16du:dateUtc="2026-02-08T13:42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197" w:author="Yunman" w:date="2026-02-08T13:42:00Z" w16du:dateUtc="2026-02-08T13:4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σ</m:t>
                                      </w:ins>
                                    </m:r>
                                  </m:e>
                                  <m:sub>
                                    <m:r>
                                      <w:ins w:id="198" w:author="Yunman" w:date="2026-02-08T13:42:00Z" w16du:dateUtc="2026-02-08T13:42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bg</m:t>
                                      </w:ins>
                                    </m:r>
                                  </m:sub>
                                </m:sSub>
                                <m:r>
                                  <w:ins w:id="199" w:author="Yunman" w:date="2026-02-08T13:42:00Z" w16du:dateUtc="2026-02-08T13:42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 xml:space="preserve"> </m:t>
                                  </w:ins>
                                </m:r>
                                <m:r>
                                  <w:del w:id="200" w:author="Yunman" w:date="2026-02-08T13:34:00Z" w16du:dateUtc="2026-02-08T13:34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δ</m:t>
                                  </w:del>
                                </m:r>
                                <m:d>
                                  <m:dPr>
                                    <m:ctrlPr>
                                      <w:del w:id="201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dPr>
                                  <m:e>
                                    <m:r>
                                      <w:del w:id="202" w:author="Yunman" w:date="2026-02-08T13:34:00Z" w16du:dateUtc="2026-02-08T13:34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t</m:t>
                                      </w:del>
                                    </m:r>
                                    <m:r>
                                      <w:del w:id="203" w:author="Yunman" w:date="2026-02-08T13:34:00Z" w16du:dateUtc="2026-02-08T13:34:00Z"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-</m:t>
                                      </w:del>
                                    </m:r>
                                    <m:sSubSup>
                                      <m:sSubSupPr>
                                        <m:ctrlPr>
                                          <w:del w:id="204" w:author="Yunman" w:date="2026-02-08T13:34:00Z" w16du:dateUtc="2026-02-08T13:34:00Z"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w:del>
                                        </m:ctrlPr>
                                      </m:sSubSupPr>
                                      <m:e>
                                        <m:r>
                                          <w:del w:id="205" w:author="Yunman" w:date="2026-02-08T13:34:00Z" w16du:dateUtc="2026-02-08T13:34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t</m:t>
                                          </w:del>
                                        </m:r>
                                      </m:e>
                                      <m:sub>
                                        <m:r>
                                          <w:del w:id="206" w:author="Yunman" w:date="2026-02-08T13:29:00Z" w16du:dateUtc="2026-02-08T13:29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w:del>
                                        </m:r>
                                        <m:r>
                                          <w:del w:id="207" w:author="Yunman" w:date="2026-02-08T13:29:00Z" w16du:dateUtc="2026-02-08T13:29:00Z"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,</m:t>
                                          </w:del>
                                        </m:r>
                                        <m:r>
                                          <w:del w:id="208" w:author="Yunman" w:date="2026-02-08T13:34:00Z" w16du:dateUtc="2026-02-08T13:34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k</m:t>
                                          </w:del>
                                        </m:r>
                                      </m:sub>
                                      <m:sup>
                                        <m:r>
                                          <w:del w:id="209" w:author="Yunman" w:date="2026-02-08T13:29:00Z" w16du:dateUtc="2026-02-08T13:29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u</m:t>
                                          </w:del>
                                        </m:r>
                                      </m:sup>
                                    </m:sSubSup>
                                  </m:e>
                                </m:d>
                              </m:e>
                            </m:nary>
                            <m:r>
                              <w:del w:id="210" w:author="Yunman" w:date="2026-02-08T13:30:00Z" w16du:dateUtc="2026-02-08T13:30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, u=AMPA,</m:t>
                              </w:del>
                            </m:r>
                            <m:r>
                              <w:del w:id="211" w:author="Yunman" w:date="2026-02-08T13:30:00Z" w16du:dateUtc="2026-02-08T13:30:00Z"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 </m:t>
                              </w:del>
                            </m:r>
                            <m:r>
                              <w:del w:id="212" w:author="Yunman" w:date="2026-02-08T13:30:00Z" w16du:dateUtc="2026-02-08T13:30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m:t>GABA</m:t>
                              </w:del>
                            </m:r>
                            <m:r>
                              <w:del w:id="213" w:author="Yunman" w:date="2026-02-08T13:30:00Z" w16du:dateUtc="2026-02-08T13:30:00Z"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position w:val="-4"/>
                                  <w:sz w:val="22"/>
                                  <w:szCs w:val="22"/>
                                  <w:vertAlign w:val="subscript"/>
                                </w:rPr>
                                <m:t>A</m:t>
                              </w:del>
                            </m:r>
                          </m:oMath>
                        </m:oMathPara>
                      </w:p>
                    </w:txbxContent>
                  </v:textbox>
                </v:rect>
              </w:pict>
            </mc:Fallback>
          </mc:AlternateContent>
        </w:r>
      </w:ins>
      <w:ins w:id="214" w:author="Yunman" w:date="2026-02-07T07:24:00Z">
        <w:r w:rsidRPr="00923574">
          <w:rPr>
            <w:rFonts w:ascii="Optima" w:eastAsiaTheme="minorHAnsi" w:hAnsi="Optima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3B014F8" wp14:editId="1521258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994031" cy="480695"/>
                  <wp:effectExtent l="0" t="0" r="0" b="0"/>
                  <wp:wrapNone/>
                  <wp:docPr id="3964" name="矩形 396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FA037F-303D-E4D1-6B2E-525EE82D96E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994031" cy="480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D5D8C" w:rsidRPr="002F61D8" w:rsidRDefault="004D5D8C" w:rsidP="004D5D8C">
                              <w:pPr>
                                <w:rPr>
                                  <w:rFonts w:ascii="Optima" w:hAnsi="Optima"/>
                                  <w:i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:rPrChange w:id="215" w:author="Yunman" w:date="2026-02-08T13:21:00Z" w16du:dateUtc="2026-02-08T13:21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ins w:id="216" w:author="Yunman" w:date="2026-02-08T13:25:00Z" w16du:dateUtc="2026-02-08T13:25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sSubPr>
                                    <m:e>
                                      <m:r>
                                        <w:ins w:id="217" w:author="Yunman" w:date="2026-02-08T13:25:00Z" w16du:dateUtc="2026-02-08T13:25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C</m:t>
                                        </w:ins>
                                      </m:r>
                                    </m:e>
                                    <m:sub>
                                      <m:r>
                                        <w:ins w:id="218" w:author="Yunman" w:date="2026-02-08T13:25:00Z" w16du:dateUtc="2026-02-08T13:25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i</m:t>
                                        </w:ins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del w:id="219" w:author="Yunman" w:date="2026-02-08T13:25:00Z" w16du:dateUtc="2026-02-08T13:25:00Z"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del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del w:id="220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sSubPr>
                                        <m:e>
                                          <m:r>
                                            <w:del w:id="221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C</m:t>
                                            </w:del>
                                          </m:r>
                                        </m:e>
                                        <m:sub>
                                          <m:r>
                                            <w:del w:id="222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i</m:t>
                                            </w:del>
                                          </m:r>
                                        </m:sub>
                                      </m:sSub>
                                      <m:f>
                                        <m:fPr>
                                          <m:ctrlPr>
                                            <w:del w:id="223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del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del w:id="224" w:author="Yunman" w:date="2026-02-08T13:25:00Z" w16du:dateUtc="2026-02-08T13:25:00Z"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</w:del>
                                              </m:ctrlPr>
                                            </m:sSubPr>
                                            <m:e>
                                              <m:r>
                                                <w:del w:id="225" w:author="Yunman" w:date="2026-02-08T13:25:00Z" w16du:dateUtc="2026-02-08T13:25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dV</m:t>
                                                </w:del>
                                              </m:r>
                                            </m:e>
                                            <m:sub>
                                              <m:r>
                                                <w:del w:id="226" w:author="Yunman" w:date="2026-02-08T13:25:00Z" w16du:dateUtc="2026-02-08T13:25:00Z"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kern w:val="24"/>
                                                    <w:sz w:val="22"/>
                                                    <w:szCs w:val="22"/>
                                                  </w:rPr>
                                                  <m:t>i</m:t>
                                                </w:del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del w:id="227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dt</m:t>
                                            </w:del>
                                          </m:r>
                                        </m:den>
                                      </m:f>
                                    </m:e>
                                    <m:sub/>
                                  </m:sSub>
                                  <m:f>
                                    <m:fPr>
                                      <m:ctrlPr>
                                        <w:ins w:id="228" w:author="Yunman" w:date="2026-02-08T13:24:00Z" w16du:dateUtc="2026-02-08T13:24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w:ins>
                                      </m:ctrlPr>
                                    </m:fPr>
                                    <m:num>
                                      <m:r>
                                        <w:ins w:id="229" w:author="Yunman" w:date="2026-02-08T13:25:00Z" w16du:dateUtc="2026-02-08T13:25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d</m:t>
                                        </w:ins>
                                      </m:r>
                                      <m:sSub>
                                        <m:sSubPr>
                                          <m:ctrlPr>
                                            <w:ins w:id="230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</w:ins>
                                          </m:ctrlPr>
                                        </m:sSubPr>
                                        <m:e>
                                          <m:r>
                                            <w:ins w:id="231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V</m:t>
                                            </w:ins>
                                          </m:r>
                                        </m:e>
                                        <m:sub>
                                          <m:r>
                                            <w:ins w:id="232" w:author="Yunman" w:date="2026-02-08T13:25:00Z" w16du:dateUtc="2026-02-08T13:25:00Z"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22"/>
                                                <w:szCs w:val="22"/>
                                              </w:rPr>
                                              <m:t>i</m:t>
                                            </w:ins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ins w:id="233" w:author="Yunman" w:date="2026-02-08T13:24:00Z" w16du:dateUtc="2026-02-08T13:24:00Z"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dt</m:t>
                                        </w:ins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=-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L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,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L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sup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u</m:t>
                                          </m:r>
                                        </m:sub>
                                        <m:sup/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  <m:t>syn,i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 xml:space="preserve">+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2"/>
                                                  <w:szCs w:val="22"/>
                                                </w:rPr>
                                                <m:t>bg,i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+</m:t>
                                          </m:r>
                                        </m:e>
                                      </m:nary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ext,i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, 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&lt;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th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,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  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03B014F8" id="矩形 3963" o:spid="_x0000_s1029" style="position:absolute;margin-left:0;margin-top:0;width:393.25pt;height:37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" filled="f" stroked="f">
                  <v:textbox style="mso-fit-shape-to-text:t">
                    <w:txbxContent>
                      <w:p w:rsidR="004D5D8C" w:rsidRPr="002F61D8" w:rsidRDefault="004D5D8C" w:rsidP="004D5D8C">
                        <w:pPr>
                          <w:rPr>
                            <w:rFonts w:ascii="Optima" w:hAnsi="Optima"/>
                            <w:i/>
                            <w:color w:val="000000" w:themeColor="text1"/>
                            <w:kern w:val="24"/>
                            <w:sz w:val="22"/>
                            <w:szCs w:val="22"/>
                            <w:rPrChange w:id="234" w:author="Yunman" w:date="2026-02-08T13:21:00Z" w16du:dateUtc="2026-02-08T13:21:00Z"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rPrChange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ins w:id="235" w:author="Yunman" w:date="2026-02-08T13:25:00Z" w16du:dateUtc="2026-02-08T13:25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sSubPr>
                              <m:e>
                                <m:r>
                                  <w:ins w:id="236" w:author="Yunman" w:date="2026-02-08T13:25:00Z" w16du:dateUtc="2026-02-08T13:25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C</m:t>
                                  </w:ins>
                                </m:r>
                              </m:e>
                              <m:sub>
                                <m:r>
                                  <w:ins w:id="237" w:author="Yunman" w:date="2026-02-08T13:25:00Z" w16du:dateUtc="2026-02-08T13:25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i</m:t>
                                  </w:ins>
                                </m:r>
                              </m:sub>
                            </m:sSub>
                            <m:sSub>
                              <m:sSubPr>
                                <m:ctrlPr>
                                  <w:del w:id="238" w:author="Yunman" w:date="2026-02-08T13:25:00Z" w16du:dateUtc="2026-02-08T13:25:00Z"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del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del w:id="239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sSubPr>
                                  <m:e>
                                    <m:r>
                                      <w:del w:id="240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C</m:t>
                                      </w:del>
                                    </m:r>
                                  </m:e>
                                  <m:sub>
                                    <m:r>
                                      <w:del w:id="241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w:del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del w:id="242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del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del w:id="243" w:author="Yunman" w:date="2026-02-08T13:25:00Z" w16du:dateUtc="2026-02-08T13:25:00Z"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</w:del>
                                        </m:ctrlPr>
                                      </m:sSubPr>
                                      <m:e>
                                        <m:r>
                                          <w:del w:id="244" w:author="Yunman" w:date="2026-02-08T13:25:00Z" w16du:dateUtc="2026-02-08T13:25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dV</m:t>
                                          </w:del>
                                        </m:r>
                                      </m:e>
                                      <m:sub>
                                        <m:r>
                                          <w:del w:id="245" w:author="Yunman" w:date="2026-02-08T13:25:00Z" w16du:dateUtc="2026-02-08T13:25:00Z"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2"/>
                                              <w:szCs w:val="22"/>
                                            </w:rPr>
                                            <m:t>i</m:t>
                                          </w:del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del w:id="246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dt</m:t>
                                      </w:del>
                                    </m:r>
                                  </m:den>
                                </m:f>
                              </m:e>
                              <m:sub/>
                            </m:sSub>
                            <m:f>
                              <m:fPr>
                                <m:ctrlPr>
                                  <w:ins w:id="247" w:author="Yunman" w:date="2026-02-08T13:24:00Z" w16du:dateUtc="2026-02-08T13:24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ins>
                                </m:ctrlPr>
                              </m:fPr>
                              <m:num>
                                <m:r>
                                  <w:ins w:id="248" w:author="Yunman" w:date="2026-02-08T13:25:00Z" w16du:dateUtc="2026-02-08T13:25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d</m:t>
                                  </w:ins>
                                </m:r>
                                <m:sSub>
                                  <m:sSubPr>
                                    <m:ctrlPr>
                                      <w:ins w:id="249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</w:ins>
                                    </m:ctrlPr>
                                  </m:sSubPr>
                                  <m:e>
                                    <m:r>
                                      <w:ins w:id="250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V</m:t>
                                      </w:ins>
                                    </m:r>
                                  </m:e>
                                  <m:sub>
                                    <m:r>
                                      <w:ins w:id="251" w:author="Yunman" w:date="2026-02-08T13:25:00Z" w16du:dateUtc="2026-02-08T13:25:00Z"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2"/>
                                          <w:szCs w:val="22"/>
                                        </w:rPr>
                                        <m:t>i</m:t>
                                      </w:ins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ins w:id="252" w:author="Yunman" w:date="2026-02-08T13:24:00Z" w16du:dateUtc="2026-02-08T13:24:00Z"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m:t>dt</m:t>
                                  </w:ins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=-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L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L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u</m:t>
                                    </m:r>
                                  </m:sub>
                                  <m:sup/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syn,i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 xml:space="preserve">+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2"/>
                                            <w:szCs w:val="22"/>
                                          </w:rPr>
                                          <m:t>bg,i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2"/>
                                        <w:szCs w:val="22"/>
                                      </w:rPr>
                                      <m:t>+</m:t>
                                    </m:r>
                                  </m:e>
                                </m:nary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ext,i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,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&lt;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th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2"/>
                                    <w:szCs w:val="22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m:t>  </m:t>
                            </m:r>
                          </m:oMath>
                        </m:oMathPara>
                      </w:p>
                    </w:txbxContent>
                  </v:textbox>
                </v:rect>
              </w:pict>
            </mc:Fallback>
          </mc:AlternateContent>
        </w:r>
      </w:ins>
    </w:p>
    <w:sectPr w:rsidR="00F15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cs">
    <w:panose1 w:val="020B0604020202020204"/>
    <w:charset w:val="00"/>
    <w:family w:val="roman"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Yunman">
    <w15:presenceInfo w15:providerId="None" w15:userId="Yunm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8C"/>
    <w:rsid w:val="00261FD1"/>
    <w:rsid w:val="004D5D8C"/>
    <w:rsid w:val="00CA0743"/>
    <w:rsid w:val="00D507FE"/>
    <w:rsid w:val="00E1327E"/>
    <w:rsid w:val="00EB0FC9"/>
    <w:rsid w:val="00EE5463"/>
    <w:rsid w:val="00F1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E33AD7C-883E-F944-89EE-E19259CD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D8C"/>
    <w:rPr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4D5D8C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D8C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D8C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D8C"/>
    <w:pPr>
      <w:keepNext/>
      <w:keepLines/>
      <w:widowControl w:val="0"/>
      <w:spacing w:before="80" w:after="40"/>
      <w:jc w:val="both"/>
      <w:outlineLvl w:val="3"/>
    </w:pPr>
    <w:rPr>
      <w:rFonts w:cstheme="majorBidi"/>
      <w:color w:val="0F4761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D8C"/>
    <w:pPr>
      <w:keepNext/>
      <w:keepLines/>
      <w:widowControl w:val="0"/>
      <w:spacing w:before="80" w:after="40"/>
      <w:jc w:val="both"/>
      <w:outlineLvl w:val="4"/>
    </w:pPr>
    <w:rPr>
      <w:rFonts w:cstheme="majorBidi"/>
      <w:color w:val="0F4761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D8C"/>
    <w:pPr>
      <w:keepNext/>
      <w:keepLines/>
      <w:widowControl w:val="0"/>
      <w:spacing w:before="40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D8C"/>
    <w:pPr>
      <w:keepNext/>
      <w:keepLines/>
      <w:widowControl w:val="0"/>
      <w:spacing w:before="4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D8C"/>
    <w:pPr>
      <w:keepNext/>
      <w:keepLines/>
      <w:widowControl w:val="0"/>
      <w:jc w:val="both"/>
      <w:outlineLvl w:val="7"/>
    </w:pPr>
    <w:rPr>
      <w:rFonts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D8C"/>
    <w:pPr>
      <w:keepNext/>
      <w:keepLines/>
      <w:widowControl w:val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D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D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D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5D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D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D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D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D8C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D8C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D8C"/>
    <w:pPr>
      <w:widowControl w:val="0"/>
      <w:spacing w:before="160" w:after="160"/>
      <w:jc w:val="center"/>
    </w:pPr>
    <w:rPr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4D5D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D8C"/>
    <w:pPr>
      <w:widowControl w:val="0"/>
      <w:ind w:left="720"/>
      <w:contextualSpacing/>
      <w:jc w:val="both"/>
    </w:pPr>
    <w:rPr>
      <w:kern w:val="2"/>
      <w:sz w:val="21"/>
    </w:rPr>
  </w:style>
  <w:style w:type="character" w:styleId="aa">
    <w:name w:val="Intense Emphasis"/>
    <w:basedOn w:val="a0"/>
    <w:uiPriority w:val="21"/>
    <w:qFormat/>
    <w:rsid w:val="004D5D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D8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4D5D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Yunman</dc:creator>
  <cp:keywords/>
  <dc:description/>
  <cp:lastModifiedBy>Yunman</cp:lastModifiedBy>
  <cp:revision>1</cp:revision>
  <dcterms:created xsi:type="dcterms:W3CDTF">2026-02-08T14:11:00Z</dcterms:created>
  <dcterms:modified xsi:type="dcterms:W3CDTF">2026-02-08T14:11:00Z</dcterms:modified>
</cp:coreProperties>
</file>